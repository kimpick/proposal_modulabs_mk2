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kdtcbys3soh" w:id="0"/>
      <w:bookmarkEnd w:id="0"/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커리어 첫 걸음을 위한 퍼스널 브랜딩 - Syllabus v.2</w:t>
      </w:r>
      <w:r>
        <w:rPr>
          <w:rFonts w:ascii="Arial Unicode MS" w:cs="Arial Unicode MS" w:eastAsia="Arial Unicode MS" w:hAnsi="Arial Unicode MS"/>
          <w:sz w:val="28"/>
          <w:szCs w:val="28"/>
          <w:rtl w:val="0"/>
        </w:rPr>
        <w:br/>
        <w:t xml:space="preserve">: AI 시대 커리어 설계의 주도권 갖기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1n3d4ihay43e" w:id="1"/>
      <w:bookmarkEnd w:id="1"/>
      <w:r>
        <w:rPr>
          <w:rtl w:val="0"/>
        </w:rPr>
        <w:t xml:space="preserve">Master Plan 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qipts6wg5zli" w:id="2"/>
      <w:bookmarkEnd w:id="2"/>
      <w:r>
        <w:rPr>
          <w:rtl w:val="0"/>
        </w:rPr>
        <w:t xml:space="preserve">Course Goals &amp; Objectives 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퍼스널 브랜딩을 커리어 설계의 관점에서 이해한다 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자신의 전문성을 알리기 위한 콘텐츠 마케팅과 퍼널의 개념을 이해한다. 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Target Audience를 분석하고, 자신의 지식, 취향, 관점을 Target Audience와 연결하여 자신 만의 전문성 영역(커리어 내러티브, 가치 제안)을 정의할 수 있다 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분석, 정의한 것을 토대로 자신만의 콘텐츠 전략(플랫폼 전략, 배포 전략 등)을 작성할 수 있다 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콘텐츠 전략에 기반하여 콘텐츠를 생산하고, 배포한 후 그 성과를 평가하고 개선할 수 있다 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General Purpose AI Tool(e.g. ChatGPT)을 적재 적소에 활용하여 콘텐츠 전략 수립 및 콘텐츠 생산의 생산성을 증대할 수 있다. 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r1qcfvhpkri8" w:id="3"/>
      <w:bookmarkEnd w:id="3"/>
      <w:r>
        <w:rPr>
          <w:rtl w:val="0"/>
        </w:rPr>
        <w:t xml:space="preserve">Recommended Skills and competency at entry level </w:t>
      </w:r>
    </w:p>
    <w:p w:rsidR="00000000" w:rsidDel="00000000" w:rsidP="00000000" w:rsidRDefault="00000000" w:rsidRPr="00000000" w14:paraId="0000000B">
      <w:pPr>
        <w:ind w:firstLine="720"/>
        <w:rPr/>
      </w:pPr>
      <w:r>
        <w:rPr>
          <w:rFonts w:ascii="Arial Unicode MS" w:cs="Arial Unicode MS" w:eastAsia="Arial Unicode MS" w:hAnsi="Arial Unicode MS"/>
          <w:rtl w:val="0"/>
        </w:rPr>
        <w:t xml:space="preserve">** 본 과정은 춤, 코미디, 일상 브이로그 등 엔터테인먼트 크리에이터를 양성하거나 단순히 SNS 팔로워 수를 늘리는 과정이 아니라, 콘텐츠를 통해 자신의 전문성과 커리어를 설계하는 과정입니다 </w:t>
      </w:r>
    </w:p>
    <w:p w:rsidR="00000000" w:rsidDel="00000000" w:rsidP="00000000" w:rsidRDefault="00000000" w:rsidRPr="00000000" w14:paraId="0000000C">
      <w:pPr>
        <w:ind w:firstLine="720"/>
        <w:rPr/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u w:val="single"/>
        </w:rPr>
      </w:pPr>
      <w:r>
        <w:rPr>
          <w:u w:val="single"/>
          <w:rtl w:val="0"/>
        </w:rPr>
        <w:t xml:space="preserve">Mandatory Experience 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ChatGPT 또는 Claude를 정보 수집, 분석 등에 사용해 본 경험이 있다 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ChatGPT 또는 Claude를 통해 다양한 종류의 글쓰기 등을 해본 적이 있다 </w:t>
      </w:r>
    </w:p>
    <w:p w:rsidR="00000000" w:rsidDel="00000000" w:rsidP="00000000" w:rsidRDefault="00000000" w:rsidRPr="00000000" w14:paraId="00000010">
      <w:pPr>
        <w:numPr>
          <w:ilvl w:val="1"/>
          <w:numId w:val="21"/>
        </w:numPr>
        <w:ind w:left="1440" w:hanging="360"/>
      </w:pPr>
      <w:r>
        <w:rPr>
          <w:rFonts w:ascii="Arial Unicode MS" w:cs="Arial Unicode MS" w:eastAsia="Arial Unicode MS" w:hAnsi="Arial Unicode MS"/>
          <w:rtl w:val="0"/>
        </w:rPr>
        <w:t xml:space="preserve">(장문, 단문, 기획서, SNS용 글쓰기 등)  </w:t>
      </w:r>
    </w:p>
    <w:p w:rsidR="00000000" w:rsidDel="00000000" w:rsidP="00000000" w:rsidRDefault="00000000" w:rsidRPr="00000000" w14:paraId="0000001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>
        <w:rPr>
          <w:u w:val="single"/>
          <w:rtl w:val="0"/>
        </w:rPr>
        <w:t xml:space="preserve">Preffered Experience</w:t>
      </w:r>
      <w:r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자신의 브랜딩을 위한 SNS를 개설하거나 시도해 본 경험이 있는 사람 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남들보다 잘 설명할 수 있고 오랫동안 관심을 가진 주제가 1개 이상 있는 사람 </w:t>
      </w:r>
    </w:p>
    <w:p w:rsidR="00000000" w:rsidDel="00000000" w:rsidP="00000000" w:rsidRDefault="00000000" w:rsidRPr="00000000" w14:paraId="0000001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pqav07ika2od" w:id="4"/>
      <w:bookmarkEnd w:id="4"/>
      <w:r>
        <w:rPr>
          <w:rFonts w:ascii="Arial Unicode MS" w:cs="Arial Unicode MS" w:eastAsia="Arial Unicode MS" w:hAnsi="Arial Unicode MS"/>
          <w:rtl w:val="0"/>
        </w:rPr>
        <w:t xml:space="preserve">AI 활용 수준 및 전략 </w:t>
      </w:r>
    </w:p>
    <w:p w:rsidR="00000000" w:rsidDel="00000000" w:rsidP="00000000" w:rsidRDefault="00000000" w:rsidRPr="00000000" w14:paraId="00000017">
      <w:pPr>
        <w:ind w:firstLine="720"/>
        <w:rPr/>
      </w:pPr>
      <w:r>
        <w:rPr>
          <w:rFonts w:ascii="Arial Unicode MS" w:cs="Arial Unicode MS" w:eastAsia="Arial Unicode MS" w:hAnsi="Arial Unicode MS"/>
          <w:rtl w:val="0"/>
        </w:rPr>
        <w:t xml:space="preserve">** 본 과정에서는 코드 작성이나 터미널 명령 수준의 AI 활용은 하지 않습니다. 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(필수) 사전 제공되는 프롬프팅을 기반으로한 튜토리얼 실습 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(필수) 사전 제공되는 프롬프팅을 자신의 상항에 맞게 수정하여 반영 및 개선 하기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(필수) Skills, Custom GPTs 등 AI 워크플로우 튜토리얼 실습 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(선택) AI 워크플로우에 개인적으로 활용하는 외부 도구 연동하여 더욱 정교화 및 개인화(personalization)</w:t>
      </w:r>
    </w:p>
    <w:p w:rsidR="00000000" w:rsidDel="00000000" w:rsidP="00000000" w:rsidRDefault="00000000" w:rsidRPr="00000000" w14:paraId="0000001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zb02rb5taqv8" w:id="5"/>
      <w:bookmarkEnd w:id="5"/>
      <w:r>
        <w:rPr>
          <w:rFonts w:ascii="Arial Unicode MS" w:cs="Arial Unicode MS" w:eastAsia="Arial Unicode MS" w:hAnsi="Arial Unicode MS"/>
          <w:rtl w:val="0"/>
        </w:rPr>
        <w:t xml:space="preserve">기타 도구 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(필수) Notion, Google Docs 등의 문서 작성 도구 사용 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</w:pPr>
      <w:commentRangeStart w:id="0"/>
      <w:r>
        <w:rPr>
          <w:rFonts w:ascii="Arial Unicode MS" w:cs="Arial Unicode MS" w:eastAsia="Arial Unicode MS" w:hAnsi="Arial Unicode MS"/>
          <w:rtl w:val="0"/>
        </w:rPr>
        <w:t xml:space="preserve">(선택) 콘텐츠 제작을 위한 도구 (Canva, KlingAI 등) </w:t>
      </w:r>
      <w:commentRangeEnd w:id="0"/>
      <w:r>
        <w:commentReference w:id="0"/>
      </w:r>
      <w:r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ycbrtdwo2r6e" w:id="6"/>
      <w:bookmarkEnd w:id="6"/>
      <w:r>
        <w:rPr>
          <w:rFonts w:ascii="Arial Unicode MS" w:cs="Arial Unicode MS" w:eastAsia="Arial Unicode MS" w:hAnsi="Arial Unicode MS"/>
          <w:rtl w:val="0"/>
        </w:rPr>
        <w:t xml:space="preserve">학생 참여 유도 전략 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AI 활용 경험이 부족하거나 자신이 열정을 가지고 있는 확고한 전문 영역이 명확하지 않은 학생도 모든 프로세스를 동일한 수준으로 참여할 수 있도록 모든 과정에 예시 튜토리얼을 제공할 예정 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튜토리얼을 자신의 니즈에 맞게 수정하는 실습을 수업 중에 계속 진행할 예정</w:t>
      </w:r>
      <w:r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b61uv7njkx75" w:id="7"/>
      <w:bookmarkEnd w:id="7"/>
      <w:r>
        <w:rPr>
          <w:rFonts w:ascii="Arial Unicode MS" w:cs="Arial Unicode MS" w:eastAsia="Arial Unicode MS" w:hAnsi="Arial Unicode MS"/>
          <w:rtl w:val="0"/>
        </w:rPr>
        <w:t xml:space="preserve">평가 기준 </w:t>
      </w:r>
    </w:p>
    <w:p w:rsidR="00000000" w:rsidDel="00000000" w:rsidP="00000000" w:rsidRDefault="00000000" w:rsidRPr="00000000" w14:paraId="0000A027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** 팔로워 수 등 정량 지표는 참고용이며, 콘텐츠가 일관된 커리어 스토리(전문성 내러티브)에 기여하는지를 더 중요하게 평가합니다. </w:t>
      </w:r>
    </w:p>
    <w:p w:rsidR="00000000" w:rsidDel="00000000" w:rsidP="00000000" w:rsidRDefault="00000000" w:rsidRPr="00000000" w14:paraId="00000027">
      <w:pPr>
        <w:rPr>
          <w:u w:val="single"/>
        </w:rPr>
      </w:pPr>
      <w:r>
        <w:rPr>
          <w:rFonts w:ascii="Arial Unicode MS" w:cs="Arial Unicode MS" w:eastAsia="Arial Unicode MS" w:hAnsi="Arial Unicode MS"/>
          <w:u w:val="single"/>
          <w:rtl w:val="0"/>
        </w:rPr>
        <w:t xml:space="preserve">정량적 평가 기준 (참고 지표) 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제작한 콘텐츠에 대한 양적 평가 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ind w:left="1440" w:hanging="360"/>
      </w:pPr>
      <w:r>
        <w:rPr>
          <w:rFonts w:ascii="Arial Unicode MS" w:cs="Arial Unicode MS" w:eastAsia="Arial Unicode MS" w:hAnsi="Arial Unicode MS"/>
          <w:rtl w:val="0"/>
        </w:rPr>
        <w:t xml:space="preserve">생산한 콘텐츠의 개수 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ind w:left="1440" w:hanging="360"/>
      </w:pPr>
      <w:r>
        <w:rPr>
          <w:rFonts w:ascii="Arial Unicode MS" w:cs="Arial Unicode MS" w:eastAsia="Arial Unicode MS" w:hAnsi="Arial Unicode MS"/>
          <w:rtl w:val="0"/>
        </w:rPr>
        <w:t xml:space="preserve">콘텐츠 Engagement 지수(좋아요, 댓글, 팔로워수, 공유수): 커리어 내러티브의 도달 정도를 가늠하는 참고 지표로만 활용 </w:t>
      </w:r>
    </w:p>
    <w:p w:rsidR="00000000" w:rsidDel="00000000" w:rsidP="00000000" w:rsidRDefault="00000000" w:rsidRPr="00000000" w14:paraId="0000002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C">
      <w:pPr>
        <w:rPr>
          <w:u w:val="single"/>
        </w:rPr>
      </w:pPr>
      <w:r>
        <w:rPr>
          <w:rFonts w:ascii="Arial Unicode MS" w:cs="Arial Unicode MS" w:eastAsia="Arial Unicode MS" w:hAnsi="Arial Unicode MS"/>
          <w:u w:val="single"/>
          <w:rtl w:val="0"/>
        </w:rPr>
        <w:t xml:space="preserve">정성적 평가 기준 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콘텐츠 전략의 완성도 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1440" w:hanging="360"/>
      </w:pPr>
      <w:r>
        <w:rPr>
          <w:rFonts w:ascii="Arial Unicode MS" w:cs="Arial Unicode MS" w:eastAsia="Arial Unicode MS" w:hAnsi="Arial Unicode MS"/>
          <w:rtl w:val="0"/>
        </w:rPr>
        <w:t xml:space="preserve">오디언스 타겟팅이 명확한가? 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1440" w:hanging="360"/>
      </w:pPr>
      <w:r>
        <w:rPr>
          <w:rFonts w:ascii="Arial Unicode MS" w:cs="Arial Unicode MS" w:eastAsia="Arial Unicode MS" w:hAnsi="Arial Unicode MS"/>
          <w:rtl w:val="0"/>
        </w:rPr>
        <w:t xml:space="preserve">목표한 오디언스에게 잘 도달 하였는가? 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1440" w:hanging="360"/>
      </w:pPr>
      <w:r>
        <w:rPr>
          <w:rFonts w:ascii="Arial Unicode MS" w:cs="Arial Unicode MS" w:eastAsia="Arial Unicode MS" w:hAnsi="Arial Unicode MS"/>
          <w:rtl w:val="0"/>
        </w:rPr>
        <w:t xml:space="preserve">타깃 + 콘텐츠 틸트 + 자신만의 관점이 잘 반영되어, 일관된 커리어 스토리(전문성 내러티브)로 이어지는가? 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1440" w:hanging="360"/>
      </w:pPr>
      <w:r>
        <w:rPr>
          <w:rFonts w:ascii="Arial Unicode MS" w:cs="Arial Unicode MS" w:eastAsia="Arial Unicode MS" w:hAnsi="Arial Unicode MS"/>
          <w:rtl w:val="0"/>
        </w:rPr>
        <w:t xml:space="preserve">플랫폼 파악 또는 커리어 연결(전문성의 커리어 활용) 전략 등이 현실성 있게 작성되었는가? 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콘텐츠에 대한 개선 계획 및 수행 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1440" w:hanging="360"/>
      </w:pPr>
      <w:r>
        <w:rPr>
          <w:rFonts w:ascii="Arial Unicode MS" w:cs="Arial Unicode MS" w:eastAsia="Arial Unicode MS" w:hAnsi="Arial Unicode MS"/>
          <w:rtl w:val="0"/>
        </w:rPr>
        <w:t xml:space="preserve">콘텐츠 제작 계획의 성실한 실행 및 지표 수집 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1440" w:hanging="360"/>
      </w:pPr>
      <w:r>
        <w:rPr>
          <w:rFonts w:ascii="Arial Unicode MS" w:cs="Arial Unicode MS" w:eastAsia="Arial Unicode MS" w:hAnsi="Arial Unicode MS"/>
          <w:rtl w:val="0"/>
        </w:rPr>
        <w:t xml:space="preserve">작성된 콘텐츠 전략 - 콘텐츠 제작 - 배포 등 전략과 실행의 일관성이 있는가? 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AI 활용 태도 및 역량 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1440" w:hanging="360"/>
      </w:pPr>
      <w:r>
        <w:rPr>
          <w:rFonts w:ascii="Arial Unicode MS" w:cs="Arial Unicode MS" w:eastAsia="Arial Unicode MS" w:hAnsi="Arial Unicode MS"/>
          <w:rtl w:val="0"/>
        </w:rPr>
        <w:t xml:space="preserve">LLM을 활용해 다양한 유형의 콘텐츠(단문, 중문, 이미지, 영상)생성과 변형을 할 수 있는가?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1440" w:hanging="360"/>
      </w:pPr>
      <w:r>
        <w:rPr>
          <w:rFonts w:ascii="Arial Unicode MS" w:cs="Arial Unicode MS" w:eastAsia="Arial Unicode MS" w:hAnsi="Arial Unicode MS"/>
          <w:rtl w:val="0"/>
        </w:rPr>
        <w:t xml:space="preserve">심플한 수준의 자신만의 LLM 워크 플로우를 만들 수 있는가?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1440" w:hanging="360"/>
      </w:pPr>
      <w:r>
        <w:rPr>
          <w:rFonts w:ascii="Arial Unicode MS" w:cs="Arial Unicode MS" w:eastAsia="Arial Unicode MS" w:hAnsi="Arial Unicode MS"/>
          <w:rtl w:val="0"/>
        </w:rPr>
        <w:t xml:space="preserve">LLM 결과를 비판적으로 수정하고 자신만의 관점을 녹여 재구성 했는가?  </w:t>
      </w:r>
    </w:p>
    <w:p w:rsidR="00000000" w:rsidDel="00000000" w:rsidP="00000000" w:rsidRDefault="00000000" w:rsidRPr="00000000" w14:paraId="0000003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a77w4vqsiki8" w:id="8"/>
      <w:bookmarkEnd w:id="8"/>
      <w:r>
        <w:rPr>
          <w:rtl w:val="0"/>
        </w:rPr>
        <w:t xml:space="preserve">Weekly Plan </w:t>
      </w:r>
    </w:p>
    <w:p w:rsidR="00000000" w:rsidDel="00000000" w:rsidP="00000000" w:rsidRDefault="00000000" w:rsidRPr="00000000" w14:paraId="0000003C">
      <w:pPr>
        <w:pStyle w:val="Heading2"/>
        <w:rPr>
          <w:del w:author="Daniel Kim" w:id="0" w:date="2026-06-15T03:52:14Z"/>
        </w:rPr>
      </w:pPr>
      <w:del w:author="Daniel Kim" w:id="0" w:date="2026-06-15T03:52:14Z">
        <w:bookmarkStart w:colFirst="0" w:colLast="0" w:name="_ay1w523yr0z" w:id="9"/>
        <w:bookmarkEnd w:id="9"/>
        <w:r>
          <w:rPr>
            <w:rtl w:val="0"/>
          </w:rPr>
        </w:r>
      </w:del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j6sjspkznas5" w:id="10"/>
      <w:bookmarkEnd w:id="10"/>
      <w:r>
        <w:rPr>
          <w:rFonts w:ascii="Arial Unicode MS" w:cs="Arial Unicode MS" w:eastAsia="Arial Unicode MS" w:hAnsi="Arial Unicode MS"/>
          <w:rtl w:val="0"/>
        </w:rPr>
        <w:t xml:space="preserve">Week 1. 나의 콘텐츠 Sweet spot 찾기와 콘텐츠 전략 찾기  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pd2swkhmfafr" w:id="11"/>
      <w:bookmarkEnd w:id="11"/>
      <w:r>
        <w:rPr>
          <w:rtl w:val="0"/>
        </w:rPr>
        <w:t xml:space="preserve">Learning Objectives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퍼스널 브랜딩과 콘텐츠 마케팅의 주요 개념을 설명할 수 있다.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</w:pPr>
      <w:r>
        <w:rPr>
          <w:rFonts w:ascii="Arial Unicode MS" w:cs="Arial Unicode MS" w:eastAsia="Arial Unicode MS" w:hAnsi="Arial Unicode MS"/>
          <w:rtl w:val="0"/>
        </w:rPr>
        <w:t xml:space="preserve">스윗스팟, 콘텐츠 틸트, 다각화, 커리어 연결(전문성 활용) 등의 주요 개념 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</w:pPr>
      <w:r>
        <w:rPr>
          <w:rFonts w:ascii="Arial Unicode MS" w:cs="Arial Unicode MS" w:eastAsia="Arial Unicode MS" w:hAnsi="Arial Unicode MS"/>
          <w:rtl w:val="0"/>
        </w:rPr>
        <w:t xml:space="preserve">퍼스널 브랜딩의 주요 하위 개념 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퍼스널 브랜딩과 채널 확보를 통한 커리어 목표를 설정할 수 있다.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</w:pPr>
      <w:r>
        <w:rPr>
          <w:rFonts w:ascii="Arial Unicode MS" w:cs="Arial Unicode MS" w:eastAsia="Arial Unicode MS" w:hAnsi="Arial Unicode MS"/>
          <w:rtl w:val="0"/>
        </w:rPr>
        <w:t xml:space="preserve">인지도의 범위와 수준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</w:pPr>
      <w:r>
        <w:rPr>
          <w:rFonts w:ascii="Arial Unicode MS" w:cs="Arial Unicode MS" w:eastAsia="Arial Unicode MS" w:hAnsi="Arial Unicode MS"/>
          <w:rtl w:val="0"/>
        </w:rPr>
        <w:t xml:space="preserve">인지도를 확보하고자 하는 영역의 정의  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LLM을 활용해서 타깃 오디언스 및 플랫폼 분석을 수행할 수 있다. 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콘텐츠 포지셔닝을 정의하고, 콘텐츠 기획, 전략을 수립할 수 있다.  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8kyqw5ydi3m5" w:id="12"/>
      <w:bookmarkEnd w:id="12"/>
      <w:r>
        <w:rPr>
          <w:rtl w:val="0"/>
        </w:rPr>
        <w:t xml:space="preserve">Learning Outcome 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콘텐츠 기획/전략서 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9ycupynmf8k1" w:id="13"/>
      <w:bookmarkEnd w:id="13"/>
      <w:r>
        <w:rPr>
          <w:rtl w:val="0"/>
        </w:rPr>
        <w:t xml:space="preserve">Homework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작성한 콘텐츠 기획/ 전략서에 대해 타겟 오디언스 2인 이상의 피드백 받아 오기 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*피드백을 받기 위한 루브릭 별도 제공 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**타겟 오디언스를 만나기 힘든 경우, 최대 1명은 ‘페르소나를 설정한 AI’의 피드백을 받아도 됨. 이 경우, 기획서를 작성할 때 쓴 서비스가 아닌 다른 AI 서비스에게 페르소나를 설정하고 피드백을 받을 것 </w:t>
      </w:r>
    </w:p>
    <w:p w:rsidR="00000000" w:rsidDel="00000000" w:rsidP="00000000" w:rsidRDefault="00000000" w:rsidRPr="00000000" w14:paraId="0000004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s3dfzjnuep2u" w:id="14"/>
      <w:bookmarkEnd w:id="14"/>
      <w:r>
        <w:rPr>
          <w:rFonts w:ascii="Arial Unicode MS" w:cs="Arial Unicode MS" w:eastAsia="Arial Unicode MS" w:hAnsi="Arial Unicode MS"/>
          <w:rtl w:val="0"/>
        </w:rPr>
        <w:t xml:space="preserve">상세 계획</w:t>
      </w:r>
      <w:r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1365"/>
        <w:gridCol w:w="3675"/>
        <w:gridCol w:w="2790"/>
        <w:tblGridChange w:id="0">
          <w:tblGrid>
            <w:gridCol w:w="1110"/>
            <w:gridCol w:w="1365"/>
            <w:gridCol w:w="3675"/>
            <w:gridCol w:w="2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시간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 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주제 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1H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이론, 강의 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퍼스널 브랜딩, 콘텐츠 마케팅의 주요 개념 및 사례 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30min  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실습 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LLM을 이용한 Sweet Spot 발굴 실습 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튜토리얼(5min), 개인실습(25min)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30min 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강의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오디언스, 플랫폼, 콘텐츠 주제 분석 강의 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>
              <w:rPr>
                <w:rtl w:val="0"/>
              </w:rPr>
              <w:t xml:space="preserve">Lunch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30min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강의 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콘텐츠 배포 전략 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30min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실습 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LLM을 활용한 오디언스 리서치 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튜토리얼(5min), 개인실습(25min)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30min 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실습 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LLM을 활용한 콘텐츠 전략서 작성 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튜토리얼(5min)</w:t>
              <w:br w:type="textWrapping"/>
              <w:t xml:space="preserve">개인실습 (25min)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30min 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강의 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wrap-up, Q&amp;A, 과제 설명 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h5ovz73naofg" w:id="15"/>
      <w:bookmarkEnd w:id="15"/>
      <w:r>
        <w:rPr>
          <w:rFonts w:ascii="Arial Unicode MS" w:cs="Arial Unicode MS" w:eastAsia="Arial Unicode MS" w:hAnsi="Arial Unicode MS"/>
          <w:rtl w:val="0"/>
        </w:rPr>
        <w:t xml:space="preserve">Week 2. 콘텐츠 워크 플로우 개발 및 콘텐츠 실험 설계 </w:t>
      </w:r>
    </w:p>
    <w:p w:rsidR="00000000" w:rsidDel="00000000" w:rsidP="00000000" w:rsidRDefault="00000000" w:rsidRPr="00000000" w14:paraId="0000007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h9p6yl8mvlii" w:id="16"/>
      <w:bookmarkEnd w:id="16"/>
      <w:r>
        <w:rPr>
          <w:rtl w:val="0"/>
        </w:rPr>
        <w:t xml:space="preserve">Learning Objectives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AI 기반 콘텐츠 생산 파이프라인의 전 단계를 설명할 수 있다 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ind w:left="1440" w:hanging="360"/>
      </w:pPr>
      <w:r>
        <w:rPr>
          <w:rFonts w:ascii="Arial Unicode MS" w:cs="Arial Unicode MS" w:eastAsia="Arial Unicode MS" w:hAnsi="Arial Unicode MS"/>
          <w:rtl w:val="0"/>
        </w:rPr>
        <w:t xml:space="preserve">아이디어 발굴, 구조 설계, 초안 작성, 배포 최적화, 반응 분석 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LLM을 활용하여 콘텐츠 초안을 제작할 수 있으며, 이를 자신의 관점과 경험을 재구성할 수 있다.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배포 전략에 따라 플랫폼별로 콘텐츠를 다각화할 수 있다. 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배포 전략이 반영된 콘텐츠 캘린더(계획서)를 작성할 수 있다.  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u65uxchqz0ys" w:id="17"/>
      <w:bookmarkEnd w:id="17"/>
      <w:r>
        <w:rPr>
          <w:rtl w:val="0"/>
        </w:rPr>
        <w:t xml:space="preserve">Learning Outcome 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LLM을 활용한 콘텐츠 제작물 (글, 영상 등) 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LLM을 활용한 콘텐츠 캘린더 (배포 일정, 배포 전략, 추적 지표 등) </w:t>
      </w:r>
    </w:p>
    <w:p w:rsidR="00000000" w:rsidDel="00000000" w:rsidP="00000000" w:rsidRDefault="00000000" w:rsidRPr="00000000" w14:paraId="0000008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vh5zzydq7fls" w:id="18"/>
      <w:bookmarkEnd w:id="18"/>
      <w:r>
        <w:rPr>
          <w:rtl w:val="0"/>
        </w:rPr>
        <w:t xml:space="preserve">Homework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콘텐츠 캘린더에 따른 제작, 배포 진행 및 지표 수집 </w:t>
      </w:r>
    </w:p>
    <w:p w:rsidR="00000000" w:rsidDel="00000000" w:rsidP="00000000" w:rsidRDefault="00000000" w:rsidRPr="00000000" w14:paraId="0000008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n5q3kj64dyd3" w:id="19"/>
      <w:bookmarkEnd w:id="19"/>
      <w:r>
        <w:rPr>
          <w:rFonts w:ascii="Arial Unicode MS" w:cs="Arial Unicode MS" w:eastAsia="Arial Unicode MS" w:hAnsi="Arial Unicode MS"/>
          <w:rtl w:val="0"/>
        </w:rPr>
        <w:t xml:space="preserve">상세 계획</w:t>
      </w:r>
      <w:r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>
        <w:rPr>
          <w:rtl w:val="0"/>
        </w:rPr>
      </w:r>
    </w:p>
    <w:tbl>
      <w:tblPr>
        <w:tblStyle w:val="Table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1365"/>
        <w:gridCol w:w="3675"/>
        <w:gridCol w:w="2790"/>
        <w:tblGridChange w:id="0">
          <w:tblGrid>
            <w:gridCol w:w="1110"/>
            <w:gridCol w:w="1365"/>
            <w:gridCol w:w="3675"/>
            <w:gridCol w:w="2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시간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 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주제 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30min  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이론, 강의 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과제 리뷰 및 AI 콘텐츠 파이프라인 개요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45.95703125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30min  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실습 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LLM을 이용한 콘텐츠 아이디어 발굴 및 구조 설계 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튜토리얼(5min), 개인실습(25min)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1H 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실습 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AI 콘텐츠 제작 도구 소개 및 실습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튜토리얼(30min)</w:t>
              <w:br w:type="textWrapping"/>
              <w:t xml:space="preserve">개인실습(30min)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>
              <w:rPr>
                <w:rtl w:val="0"/>
              </w:rPr>
              <w:t xml:space="preserve">Lunch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1H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실습 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LLM을 활용한 콘텐츠 제작 및 개선 실습 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튜토리얼(10min), 개인실습(50min)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30min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강의 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퍼스널 브랜딩의 커리어 활용 경로와 추적 지표 선택 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30min 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실습 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LLM을 활용한 콘텐츠 캘린더 작성 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튜토리얼(5min)</w:t>
              <w:br w:type="textWrapping"/>
              <w:t xml:space="preserve">개인실습 (25min)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rozzq5p9tfbd" w:id="20"/>
      <w:bookmarkEnd w:id="20"/>
      <w:r>
        <w:rPr>
          <w:rFonts w:ascii="Arial Unicode MS" w:cs="Arial Unicode MS" w:eastAsia="Arial Unicode MS" w:hAnsi="Arial Unicode MS"/>
          <w:rtl w:val="0"/>
        </w:rPr>
        <w:t xml:space="preserve">Week 3. 콘텐츠의 평가 및 계획 개선 </w:t>
      </w:r>
    </w:p>
    <w:p w:rsidR="00000000" w:rsidDel="00000000" w:rsidP="00000000" w:rsidRDefault="00000000" w:rsidRPr="00000000" w14:paraId="000000B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gftc1e6ximxs" w:id="21"/>
      <w:bookmarkEnd w:id="21"/>
      <w:r>
        <w:rPr>
          <w:rtl w:val="0"/>
        </w:rPr>
        <w:t xml:space="preserve">Learning Objectives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킬러 콘텐츠와 에픽 콘텐츠의 개념을 구분하고, 자신의 콘텐츠를 이 관점에서 평가할 수 있다. 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Skills를 활용해 반복되는 콘텐츠 제작 워크 플로우의 부분 또는 전체를 자동화할 수 있다. 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콘텐츠의 반응 신호를 분석하고, 콘텐츠 캘린더를 수정할 수 있다. 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자신의 콘텐츠 전략을 동료에게 설명할 수 있다. 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루브릭에 따라, 동료의 콘텐츠 전략을 평가하고, 피드백을 할 수 있다. 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thpv9mbexyzl" w:id="22"/>
      <w:bookmarkEnd w:id="22"/>
      <w:r>
        <w:rPr>
          <w:rtl w:val="0"/>
        </w:rPr>
        <w:t xml:space="preserve">Learning Outcome 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최종 콘텐츠 기획서, 최종 콘텐츠 캘린더 </w:t>
      </w:r>
    </w:p>
    <w:p w:rsidR="00000000" w:rsidDel="00000000" w:rsidP="00000000" w:rsidRDefault="00000000" w:rsidRPr="00000000" w14:paraId="000000B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5vb5ljl3gsan" w:id="23"/>
      <w:bookmarkEnd w:id="23"/>
      <w:r>
        <w:rPr>
          <w:rFonts w:ascii="Arial Unicode MS" w:cs="Arial Unicode MS" w:eastAsia="Arial Unicode MS" w:hAnsi="Arial Unicode MS"/>
          <w:rtl w:val="0"/>
        </w:rPr>
        <w:t xml:space="preserve">상세 계획</w:t>
      </w:r>
      <w:r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>
        <w:rPr>
          <w:rtl w:val="0"/>
        </w:rPr>
      </w:r>
    </w:p>
    <w:tbl>
      <w:tblPr>
        <w:tblStyle w:val="Table3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1260"/>
        <w:gridCol w:w="3780"/>
        <w:gridCol w:w="2790"/>
        <w:tblGridChange w:id="0">
          <w:tblGrid>
            <w:gridCol w:w="1110"/>
            <w:gridCol w:w="1260"/>
            <w:gridCol w:w="3780"/>
            <w:gridCol w:w="2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시간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 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주제 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30min  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이론, 강의 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2주차 리뷰 및 킬러 콘텐츠/ 에픽 콘텐츠의 개념 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45.95703125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30min  </w:t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강의, 실습  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[심화] Skills 개념 소개 및 튜토리얼 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이론(20min)</w:t>
              <w:br w:type="textWrapping"/>
              <w:t xml:space="preserve">튜토리얼(10min)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1H 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실습 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콘텐츠 반응 분석 사례 스터디 및 콘텐츠 캘린더 수정 </w:t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강의(30min)</w:t>
              <w:br w:type="textWrapping"/>
              <w:t xml:space="preserve">개인실습(30min)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/>
            </w:pPr>
            <w:r>
              <w:rPr>
                <w:rtl w:val="0"/>
              </w:rPr>
              <w:t xml:space="preserve">Lunch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1H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실습 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최종 콘텐츠 기획서/ 캘린더 공유 </w:t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팀 내 발표(All) </w:t>
              <w:br w:type="textWrapping"/>
              <w:t xml:space="preserve">- 유사 주제별 팀 구성 </w:t>
              <w:br w:type="textWrapping"/>
              <w:t xml:space="preserve">상호 평가/피드백 줄 수 있는 루브릭 제공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1H </w:t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강의 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팀 별 대표자 발표 및 마무리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DF">
      <w:pPr>
        <w:rPr/>
        <w:sectPr>
          <w:headerReference r:id="rId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>
        <w:rPr>
          <w:rtl w:val="0"/>
        </w:rPr>
      </w:r>
    </w:p>
    <w:p w:rsidR="00000000" w:rsidDel="00000000" w:rsidP="00000000" w:rsidRDefault="00000000" w:rsidRPr="00000000" w14:paraId="000000E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bwrv5y4dikh" w:id="24"/>
      <w:bookmarkEnd w:id="24"/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아이디어톤 결과물 sample</w:t>
      </w:r>
      <w:r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9oa3bq9jx4aq" w:id="25"/>
      <w:bookmarkEnd w:id="25"/>
      <w:r>
        <w:rPr>
          <w:rFonts w:ascii="Arial Unicode MS" w:cs="Arial Unicode MS" w:eastAsia="Arial Unicode MS" w:hAnsi="Arial Unicode MS"/>
          <w:rtl w:val="0"/>
        </w:rPr>
        <w:t xml:space="preserve">아이디어톤 과업 및 과제 수행 목표 </w:t>
      </w:r>
    </w:p>
    <w:p w:rsidR="00000000" w:rsidDel="00000000" w:rsidP="00000000" w:rsidRDefault="00000000" w:rsidRPr="00000000" w14:paraId="000000E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sxsildqabws8" w:id="26"/>
      <w:bookmarkEnd w:id="26"/>
      <w:commentRangeStart w:id="1"/>
      <w:r>
        <w:rPr>
          <w:rFonts w:ascii="Arial Unicode MS" w:cs="Arial Unicode MS" w:eastAsia="Arial Unicode MS" w:hAnsi="Arial Unicode MS"/>
          <w:rtl w:val="0"/>
        </w:rPr>
        <w:t xml:space="preserve">결과물 예시 </w:t>
      </w:r>
      <w:commentRangeEnd w:id="1"/>
      <w:r>
        <w:commentReference w:id="1"/>
      </w:r>
      <w:r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기획서 예시: </w:t>
      </w:r>
      <w:hyperlink r:id="rId9">
        <w:r>
          <w:rPr>
            <w:color w:val="1155cc"/>
            <w:u w:val="single"/>
            <w:rtl w:val="0"/>
          </w:rPr>
          <w:t xml:space="preserve">https://docs.google.com/document/d/1IU7R5hNORXGosxhL5KHfdGsRmcsyXS29fvbsXQAIvBU/edit?usp=sharing</w:t>
        </w:r>
      </w:hyperlink>
      <w:r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결과물 예시 (아티팩트): </w:t>
      </w:r>
    </w:p>
    <w:p w:rsidR="00000000" w:rsidDel="00000000" w:rsidP="00000000" w:rsidRDefault="00000000" w:rsidRPr="00000000" w14:paraId="000000E8">
      <w:pPr>
        <w:rPr/>
      </w:pPr>
      <w:hyperlink r:id="rId10">
        <w:r>
          <w:rPr>
            <w:color w:val="1155cc"/>
            <w:u w:val="single"/>
            <w:rtl w:val="0"/>
          </w:rPr>
          <w:t xml:space="preserve">https://claude.ai/public/artifacts/09c3d550-b1a7-4706-811d-9ca0ce54ff6e</w:t>
        </w:r>
      </w:hyperlink>
      <w:r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nt92me5uylhp" w:id="27"/>
      <w:bookmarkEnd w:id="27"/>
      <w:r>
        <w:rPr>
          <w:rFonts w:ascii="Arial Unicode MS" w:cs="Arial Unicode MS" w:eastAsia="Arial Unicode MS" w:hAnsi="Arial Unicode MS"/>
          <w:rtl w:val="0"/>
        </w:rPr>
        <w:t xml:space="preserve">결과물 및 과업 설명 </w:t>
      </w:r>
    </w:p>
    <w:p w:rsidR="00000000" w:rsidDel="00000000" w:rsidP="00000000" w:rsidRDefault="00000000" w:rsidRPr="00000000" w14:paraId="000000EB">
      <w:pPr>
        <w:pStyle w:val="Heading4"/>
        <w:numPr>
          <w:ilvl w:val="0"/>
          <w:numId w:val="1"/>
        </w:numPr>
        <w:spacing w:after="0" w:afterAutospacing="0"/>
        <w:ind w:left="720" w:hanging="360"/>
        <w:rPr>
          <w:color w:val="666666"/>
          <w:sz w:val="24"/>
          <w:szCs w:val="24"/>
        </w:rPr>
      </w:pPr>
      <w:bookmarkStart w:colFirst="0" w:colLast="0" w:name="_x0t1ams1v2yz" w:id="28"/>
      <w:bookmarkEnd w:id="28"/>
      <w:r>
        <w:rPr>
          <w:rFonts w:ascii="Arial Unicode MS" w:cs="Arial Unicode MS" w:eastAsia="Arial Unicode MS" w:hAnsi="Arial Unicode MS"/>
          <w:rtl w:val="0"/>
        </w:rPr>
        <w:t xml:space="preserve">AI로 콘텐츠 기획서 작성하기  </w:t>
      </w:r>
    </w:p>
    <w:p w:rsidR="00000000" w:rsidDel="00000000" w:rsidP="00000000" w:rsidRDefault="00000000" w:rsidRPr="00000000" w14:paraId="000000EC">
      <w:pPr>
        <w:numPr>
          <w:ilvl w:val="0"/>
          <w:numId w:val="24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General Purpose AI에게 Prompting 하여 본인 만의 콘텐츠 기획서를 생성한다 </w:t>
      </w:r>
    </w:p>
    <w:p w:rsidR="00000000" w:rsidDel="00000000" w:rsidP="00000000" w:rsidRDefault="00000000" w:rsidRPr="00000000" w14:paraId="000000ED">
      <w:pPr>
        <w:ind w:left="720" w:firstLine="0"/>
        <w:rPr/>
      </w:pPr>
      <w:r>
        <w:rPr>
          <w:rFonts w:ascii="Arial Unicode MS" w:cs="Arial Unicode MS" w:eastAsia="Arial Unicode MS" w:hAnsi="Arial Unicode MS"/>
          <w:rtl w:val="0"/>
        </w:rPr>
        <w:t xml:space="preserve">(Prompt 샘플 제공) </w:t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콘텐츠 기획서에 포함되어야 할 내용은 다음과 같다 </w:t>
      </w:r>
    </w:p>
    <w:p w:rsidR="00000000" w:rsidDel="00000000" w:rsidP="00000000" w:rsidRDefault="00000000" w:rsidRPr="00000000" w14:paraId="000000EF">
      <w:pPr>
        <w:ind w:left="72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22"/>
        </w:numPr>
        <w:ind w:left="1440" w:hanging="360"/>
        <w:rPr>
          <w:color w:val="666666"/>
        </w:rPr>
      </w:pPr>
      <w:r>
        <w:rPr>
          <w:rFonts w:ascii="Arial Unicode MS" w:cs="Arial Unicode MS" w:eastAsia="Arial Unicode MS" w:hAnsi="Arial Unicode MS"/>
          <w:color w:val="666666"/>
          <w:rtl w:val="0"/>
        </w:rPr>
        <w:t xml:space="preserve">콘텐츠 메인 주제 : 무엇에 대한 콘텐츠인가 (한 문장 정리)</w:t>
      </w:r>
    </w:p>
    <w:p w:rsidR="00000000" w:rsidDel="00000000" w:rsidP="00000000" w:rsidRDefault="00000000" w:rsidRPr="00000000" w14:paraId="000000F1">
      <w:pPr>
        <w:numPr>
          <w:ilvl w:val="0"/>
          <w:numId w:val="22"/>
        </w:numPr>
        <w:ind w:left="1440" w:hanging="360"/>
        <w:rPr>
          <w:color w:val="666666"/>
        </w:rPr>
      </w:pPr>
      <w:r>
        <w:rPr>
          <w:rFonts w:ascii="Arial Unicode MS" w:cs="Arial Unicode MS" w:eastAsia="Arial Unicode MS" w:hAnsi="Arial Unicode MS"/>
          <w:color w:val="666666"/>
          <w:rtl w:val="0"/>
        </w:rPr>
        <w:t xml:space="preserve">포지셔닝: “나는 [타깃]을 위해 [주제]를 [차별화된 각도]로 다룬다 </w:t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ind w:left="1440" w:hanging="360"/>
        <w:rPr>
          <w:color w:val="666666"/>
        </w:rPr>
      </w:pPr>
      <w:r>
        <w:rPr>
          <w:rFonts w:ascii="Arial Unicode MS" w:cs="Arial Unicode MS" w:eastAsia="Arial Unicode MS" w:hAnsi="Arial Unicode MS"/>
          <w:color w:val="666666"/>
          <w:rtl w:val="0"/>
        </w:rPr>
        <w:t xml:space="preserve">타깃 오디언스:</w:t>
      </w:r>
    </w:p>
    <w:p w:rsidR="00000000" w:rsidDel="00000000" w:rsidP="00000000" w:rsidRDefault="00000000" w:rsidRPr="00000000" w14:paraId="000000F3">
      <w:pPr>
        <w:ind w:left="1440" w:firstLine="0"/>
        <w:rPr>
          <w:color w:val="666666"/>
        </w:rPr>
      </w:pPr>
      <w:r>
        <w:rPr>
          <w:rFonts w:ascii="Arial Unicode MS" w:cs="Arial Unicode MS" w:eastAsia="Arial Unicode MS" w:hAnsi="Arial Unicode MS"/>
          <w:color w:val="666666"/>
          <w:rtl w:val="0"/>
        </w:rPr>
        <w:t xml:space="preserve">타깃 오디언스는 누구이며, 이들의 핵심 고민이나 관심사는 무엇이며, 내가 이들에게 줄 수 있는 유익한 정보와 가치는 무엇인가?</w:t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ind w:left="1440" w:hanging="360"/>
        <w:rPr>
          <w:color w:val="666666"/>
        </w:rPr>
      </w:pPr>
      <w:r>
        <w:rPr>
          <w:rFonts w:ascii="Arial Unicode MS" w:cs="Arial Unicode MS" w:eastAsia="Arial Unicode MS" w:hAnsi="Arial Unicode MS"/>
          <w:color w:val="666666"/>
          <w:rtl w:val="0"/>
        </w:rPr>
        <w:t xml:space="preserve">콘텐츠 3개 주제(블로그용) :핵심 주제, 차별 포인트, 배포 전략 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ind w:left="1440" w:hanging="360"/>
        <w:rPr>
          <w:color w:val="666666"/>
        </w:rPr>
      </w:pPr>
      <w:r>
        <w:rPr>
          <w:rFonts w:ascii="Arial Unicode MS" w:cs="Arial Unicode MS" w:eastAsia="Arial Unicode MS" w:hAnsi="Arial Unicode MS"/>
          <w:color w:val="666666"/>
          <w:rtl w:val="0"/>
        </w:rPr>
        <w:t xml:space="preserve">측정하고자 하는 지표</w:t>
      </w:r>
    </w:p>
    <w:p w:rsidR="00000000" w:rsidDel="00000000" w:rsidP="00000000" w:rsidRDefault="00000000" w:rsidRPr="00000000" w14:paraId="000000F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F7">
      <w:pPr>
        <w:pStyle w:val="Heading4"/>
        <w:numPr>
          <w:ilvl w:val="0"/>
          <w:numId w:val="1"/>
        </w:numPr>
        <w:spacing w:after="0" w:afterAutospacing="0"/>
        <w:ind w:left="720" w:hanging="360"/>
        <w:rPr>
          <w:color w:val="666666"/>
          <w:sz w:val="24"/>
          <w:szCs w:val="24"/>
        </w:rPr>
      </w:pPr>
      <w:bookmarkStart w:colFirst="0" w:colLast="0" w:name="_r782ow4f11yv" w:id="29"/>
      <w:bookmarkEnd w:id="29"/>
      <w:r>
        <w:rPr>
          <w:rFonts w:ascii="Arial Unicode MS" w:cs="Arial Unicode MS" w:eastAsia="Arial Unicode MS" w:hAnsi="Arial Unicode MS"/>
          <w:rtl w:val="0"/>
        </w:rPr>
        <w:t xml:space="preserve">콘텐츠 기획서가 반영된 블로그 제작 </w:t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Personal blog의 구성을 갖추고, 기획서의 의도가 반영되어야 한다 (예시 블로그 샘플 제공) </w:t>
      </w:r>
    </w:p>
    <w:p w:rsidR="00000000" w:rsidDel="00000000" w:rsidP="00000000" w:rsidRDefault="00000000" w:rsidRPr="00000000" w14:paraId="000000F9">
      <w:pPr>
        <w:ind w:left="720" w:firstLine="0"/>
        <w:rPr/>
      </w:pPr>
      <w:r>
        <w:rPr>
          <w:rFonts w:ascii="Arial Unicode MS" w:cs="Arial Unicode MS" w:eastAsia="Arial Unicode MS" w:hAnsi="Arial Unicode MS"/>
          <w:rtl w:val="0"/>
        </w:rPr>
        <w:t xml:space="preserve">헤더(Header), 소개 섹션, 콘텐츠 영역 등의 일반적인 구성 포함 </w:t>
      </w:r>
    </w:p>
    <w:p w:rsidR="00000000" w:rsidDel="00000000" w:rsidP="00000000" w:rsidRDefault="00000000" w:rsidRPr="00000000" w14:paraId="000000F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71b6gt9i51el" w:id="30"/>
      <w:bookmarkEnd w:id="30"/>
      <w:r>
        <w:rPr>
          <w:rFonts w:ascii="Arial Unicode MS" w:cs="Arial Unicode MS" w:eastAsia="Arial Unicode MS" w:hAnsi="Arial Unicode MS"/>
          <w:rtl w:val="0"/>
        </w:rPr>
        <w:t xml:space="preserve">핵심 검증 요소 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기획 → 제작까지 이어지는 짧은 사이클의 경험 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기획과 실행 단계에서의 일관성 및 일치도 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타깃 오디언스의 설정과 포지셔닝이 니치(niche)하고 명확할 수록 본 과정에서 성장 가능성이 높음 </w:t>
      </w:r>
    </w:p>
    <w:p w:rsidR="00000000" w:rsidDel="00000000" w:rsidP="00000000" w:rsidRDefault="00000000" w:rsidRPr="00000000" w14:paraId="0000010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j7oxywbqh4wc" w:id="31"/>
      <w:bookmarkEnd w:id="31"/>
      <w:r>
        <w:rPr>
          <w:rFonts w:ascii="Arial Unicode MS" w:cs="Arial Unicode MS" w:eastAsia="Arial Unicode MS" w:hAnsi="Arial Unicode MS"/>
          <w:rtl w:val="0"/>
        </w:rPr>
        <w:t xml:space="preserve">기타 </w:t>
      </w:r>
    </w:p>
    <w:p w:rsidR="00000000" w:rsidDel="00000000" w:rsidP="00000000" w:rsidRDefault="00000000" w:rsidRPr="00000000" w14:paraId="00000103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아이디어톤에서는 의도적으로 프롬프팅을 제공하는 등 과업을 단순화할 예정이지만, 기획 →제작의 전체 사이클을 경험해 보게 하려는 의도가 큼. 이는 시간의 부족함 측면도 있지만, 본 과정에서 아이디어톤에서 AI로 단순하게 진행했던 일을 잘게 쪼개어서 더 치밀하고 전략적으로 진행하면서 AI를 활용해보는 나선형 경험을 제공하기 위함 </w:t>
      </w:r>
    </w:p>
    <w:p w:rsidR="00000000" w:rsidDel="00000000" w:rsidP="00000000" w:rsidRDefault="00000000" w:rsidRPr="00000000" w14:paraId="0000010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6">
      <w:pPr>
        <w:rPr/>
        <w:sectPr>
          <w:headerReference r:id="rId1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>
        <w:rPr>
          <w:rtl w:val="0"/>
        </w:rPr>
      </w:r>
    </w:p>
    <w:p w:rsidR="00000000" w:rsidDel="00000000" w:rsidP="00000000" w:rsidRDefault="00000000" w:rsidRPr="00000000" w14:paraId="0000010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i7o1bnrwvf1" w:id="32"/>
      <w:bookmarkEnd w:id="32"/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사전 설문 반영 희망 내용</w:t>
      </w:r>
      <w:r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아래와 같은 내용이 사전 설문에 반영되면 준비할 때 도움이 될 것 같습니다. </w:t>
      </w:r>
    </w:p>
    <w:p w:rsidR="00000000" w:rsidDel="00000000" w:rsidP="00000000" w:rsidRDefault="00000000" w:rsidRPr="00000000" w14:paraId="0000010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AI 활용의 빈도 : 얼마나 일상적으로 AI 도구를 활용하고 있는가? 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가장 많이 활용하고 있는 도구 5개 리스트 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특정한 관심사나 열정을 가지고 있는 분야가 있는지? 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SNS, YouTube 블로그 등을 ‘친구와의 교류 목적 외’에 운영해본 경험이 있는지? 있다면 상세하게 작성 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퍼스널 브랜딩을 통해 이루고자 하는 커리어 목표가 있다면? (1년 뒤 목표, 10년 뒤 목표) </w:t>
      </w:r>
    </w:p>
    <w:p w:rsidR="00000000" w:rsidDel="00000000" w:rsidP="00000000" w:rsidRDefault="00000000" w:rsidRPr="00000000" w14:paraId="00000110">
      <w:pPr>
        <w:ind w:left="720" w:firstLine="0"/>
        <w:rPr/>
      </w:pPr>
      <w:r>
        <w:rPr>
          <w:rtl w:val="0"/>
        </w:rPr>
      </w:r>
    </w:p>
    <w:sectPr>
      <w:headerReference r:id="rId13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이효은" w:id="0" w:date="2026-06-11T07:17:55Z"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여러 유형의 도구를 소개하고 몇 가지는 아주 간단하게 현장에서 실습 하거나 제작 예시 영상을 보는 수준으로 다뤄질 예정이며, 특정 콘텐츠 제작 도구를 깊게 다루지는 않을 예정. 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[TBD] 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강의 내용 develop 하면서 도구의 종류와 소개 수준은 추후에 결정될 예정</w:t>
      </w:r>
    </w:p>
  </w:comment>
  <w:comment w:author="이효은" w:id="1" w:date="2026-06-12T02:41:11Z"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요 샘플은 이상적인 수준의 샘플이 아니고, 학생들이 시간 안에 기획하고 만들어볼 수 있는 '기대치'를 가늠할 수 있는 수준으로 만들었습니다. 저는 결과물을 아티팩트로 만들었지만, 기획서나 결과물을 만들때 쓰는 도구는 상관 없을 것 같습니다.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rPr/>
    </w:pPr>
    <w:r w:rsidDel="00000000" w:rsidR="00000000" w:rsidRPr="00000000">
      <w:rPr>
        <w:rtl w:val="0"/>
      </w:rPr>
      <w:t xml:space="preserve">Draft v.2 (2026.06.15) | Hyoeun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아이디어톤 결과물 sample v.2 (26.06.15) | Hyoeun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26.06.12(금) | Hyoeun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lowerLetter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lowerLetter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?>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yperlink" Target="https://claude.ai/public/artifacts/09c3d550-b1a7-4706-811d-9ca0ce54ff6e" TargetMode="External"/><Relationship Id="rId13" Type="http://schemas.openxmlformats.org/officeDocument/2006/relationships/header" Target="header5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document/d/1IU7R5hNORXGosxhL5KHfdGsRmcsyXS29fvbsXQAIvBU/edit?usp=sharing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