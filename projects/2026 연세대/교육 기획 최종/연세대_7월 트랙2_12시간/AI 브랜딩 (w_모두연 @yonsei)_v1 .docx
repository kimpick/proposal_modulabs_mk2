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kdtcbys3so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AI 브랜딩 - Syllabus v.1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n3d4ihay43e" w:id="1"/>
      <w:bookmarkEnd w:id="1"/>
      <w:r w:rsidDel="00000000" w:rsidR="00000000" w:rsidRPr="00000000">
        <w:rPr>
          <w:rtl w:val="0"/>
        </w:rPr>
        <w:t xml:space="preserve">Master Plan 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ipts6wg5zli" w:id="2"/>
      <w:bookmarkEnd w:id="2"/>
      <w:r w:rsidDel="00000000" w:rsidR="00000000" w:rsidRPr="00000000">
        <w:rPr>
          <w:rtl w:val="0"/>
        </w:rPr>
        <w:t xml:space="preserve">Course Goals &amp; Objectives 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퍼스널 브랜딩의 개념을 이해한다 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퍼스널 브랜딩을 위한 콘텐츠 마케팅과 퍼널의 개념을 이해한다. 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 Audience를 분석하고, 자신의 지식, 취향, 관점을 Target Audience와 연결하여 자신 만의 콘텐츠 영역(미션, 가치 제안)을 정의할 수 있다 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분석, 정의한 것을 토대로 자신만의 콘텐츠 전략(플랫폼 전략, 배포 전략 등)을 작성할 수 있다 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전략에 기반하여 콘텐츠를 생산하고, 배포한 후 그 성과를 평가하고 개선할 수 있다 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General Purpose AI Tool(e.g. ChatGPT)을 적재 적소에 활용하여 콘텐츠 전략 수립 및 콘텐츠 생산의 생산성을 증대할 수 있다. 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r1qcfvhpkri8" w:id="3"/>
      <w:bookmarkEnd w:id="3"/>
      <w:r w:rsidDel="00000000" w:rsidR="00000000" w:rsidRPr="00000000">
        <w:rPr>
          <w:rtl w:val="0"/>
        </w:rPr>
        <w:t xml:space="preserve">Recommended Skills and competency at entry level 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 본 과정은 춤, 코미디, 일상 브이로그 등 엔터테인먼트 크리에이터를 양성하는 과정이 아닙니다 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Mandatory Experience 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 또는 Claude를 정보 수집, 분석 등에 사용해 본 경험이 있다 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 또는 Claude를 통해 다양한 종류의 글쓰기 등을 해본 적이 있다 </w:t>
      </w:r>
    </w:p>
    <w:p w:rsidR="00000000" w:rsidDel="00000000" w:rsidP="00000000" w:rsidRDefault="00000000" w:rsidRPr="00000000" w14:paraId="00000010">
      <w:pPr>
        <w:numPr>
          <w:ilvl w:val="1"/>
          <w:numId w:val="2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(장문, 단문, 기획서, SNS용 글쓰기 등)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u w:val="single"/>
          <w:rtl w:val="0"/>
        </w:rPr>
        <w:t xml:space="preserve">Preffered Experience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자신의 브랜딩을 위한 SNS를 개설하거나 시도해 본 경험이 있는 사람 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남들보다 잘 설명할 수 있고 오랫동안 관심을 가진 주제가 1개 이상 있는 사람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pqav07ika2od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활용 수준 및 전략 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 본 과정에서는 코드 작성이나 터미널 명령 수준의 AI 활용은 하지 않습니다. 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(필수) 사전 제공되는 프롬프팅을 기반으로한 튜토리얼 실습 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(필수) 사전 제공되는 프롬프팅을 자신의 상항에 맞게 수정하여 반영 및 개선 하기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(필수) Skills, Custom GPTs 등 AI 워크플로우 튜토리얼 실습 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(선택) AI 워크플로우에 개인적으로 활용하는 외부 도구 연동하여 더욱 정교화 및 개인화(personalization)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zb02rb5taqv8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도구 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(필수) Notion, Google Docs 등의 문서 작성 도구 사용 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commentRangeStart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(선택) 콘텐츠 제작을 위한 도구 (Canva, KlingAI 등)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ycbrtdwo2r6e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참여 유도 전략 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활용 경험이 부족하거나 자신이 열정을 가지고 있는 확고한 전문 영역이 명확하지 않은 학생도 모든 프로세스를 동일한 수준으로 참여할 수 있도록 모든 과정에 예시 튜토리얼을 제공할 예정 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튜토리얼을 자신의 니즈에 맞게 수정하는 실습을 수업 중에 계속 진행할 예정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b61uv7njkx75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 기준 </w:t>
      </w:r>
    </w:p>
    <w:p w:rsidR="00000000" w:rsidDel="00000000" w:rsidP="00000000" w:rsidRDefault="00000000" w:rsidRPr="00000000" w14:paraId="00000027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정략적 평가 기준 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제작한 콘텐츠에 대한 양적 평가 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생산한 콘텐츠의 개수 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콘텐츠의 Engagement 지수: 좋아요, 댓글, 팔로워수, 공유수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정성적 평가 기준 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전략의 완성도 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오디언스 타겟팅이 명확한가? 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목표한 오디언스에게 잘 도달 하였는가? 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타깃 +콘텐츠 틸트 + 자신만의 관점 등이 잘 반영되었는가? 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파악 또는 수익화 전략 등이 현실성 있게 작성되었는가? 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콘텐츠에 대한 개선 계획 및 수행 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제작 계획의 성실한 실행 및 지표 수집 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작성된 콘텐츠 전략 - 콘텐츠 제작 - 배포 등 전략과 실행의 일관성이 있는가? 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활용 태도 및 역량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LLM을 활용해 다양한 유형의 콘텐츠(단문, 중문, 이미지, 영상)생성과 변형을 할 수 있는가?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심플한 수준의 자신만의 LLM 워크 플로우를 만들 수 있는가?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결과를 비판적으로 수정하고 자신만의 관점을 녹여 재구성 했는가?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a77w4vqsiki8" w:id="8"/>
      <w:bookmarkEnd w:id="8"/>
      <w:r w:rsidDel="00000000" w:rsidR="00000000" w:rsidRPr="00000000">
        <w:rPr>
          <w:rtl w:val="0"/>
        </w:rPr>
        <w:t xml:space="preserve">Weekly Plan </w:t>
      </w:r>
    </w:p>
    <w:p w:rsidR="00000000" w:rsidDel="00000000" w:rsidP="00000000" w:rsidRDefault="00000000" w:rsidRPr="00000000" w14:paraId="0000003C">
      <w:pPr>
        <w:pStyle w:val="Heading2"/>
        <w:rPr>
          <w:del w:author="Daniel Kim" w:id="0" w:date="2026-06-15T03:52:14Z"/>
        </w:rPr>
      </w:pPr>
      <w:del w:author="Daniel Kim" w:id="0" w:date="2026-06-15T03:52:14Z">
        <w:bookmarkStart w:colFirst="0" w:colLast="0" w:name="_ay1w523yr0z" w:id="9"/>
        <w:bookmarkEnd w:id="9"/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j6sjspkznas5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1. 나의 콘텐츠 Sweet spot 찾기와 콘텐츠 전략 찾기  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pd2swkhmfafr" w:id="11"/>
      <w:bookmarkEnd w:id="11"/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퍼스널 브랜딩과 콘텐츠 마케팅의 주요 개념을 설명할 수 있다.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스윗스팟, 콘텐츠 틸트, 다각화, 수익화 등의 주요 개념 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퍼스널 브랜딩의 주요 하위 개념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퍼스널 브랜딩과 채널 확보를 통한 개인 목표를 설정할 수 있다.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인지도의 범위와 수준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인지도를 확보하고자 하는 영역의 정의 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LLM을 활용해서 타깃 오디언스 및 플랫폼 분석을 수행할 수 있다.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포지셔닝을 정의하고, 콘텐츠 기획, 전략을 수립할 수 있다.  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8kyqw5ydi3m5" w:id="12"/>
      <w:bookmarkEnd w:id="12"/>
      <w:r w:rsidDel="00000000" w:rsidR="00000000" w:rsidRPr="00000000">
        <w:rPr>
          <w:rtl w:val="0"/>
        </w:rPr>
        <w:t xml:space="preserve">Learning Outcome 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기획/전략서 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9ycupynmf8k1" w:id="13"/>
      <w:bookmarkEnd w:id="13"/>
      <w:r w:rsidDel="00000000" w:rsidR="00000000" w:rsidRPr="00000000">
        <w:rPr>
          <w:rtl w:val="0"/>
        </w:rPr>
        <w:t xml:space="preserve">Homework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작성한 콘텐츠 기획/ 전략서에 대해 타겟 오디언스 2인 이상의 피드백 받아 오기 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*피드백을 받기 위한 루브릭 별도 제공 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**타겟 오디언스를 만나기 힘든 경우, 최대 1명은 ‘페르소나를 설정한 AI’의 피드백을 받아도 됨. 이 경우, 기획서를 작성할 때 쓴 서비스가 아닌 다른 AI 서비스에게 페르소나를 설정하고 피드백을 받을 것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s3dfzjnuep2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상세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1365"/>
        <w:gridCol w:w="3675"/>
        <w:gridCol w:w="2790"/>
        <w:tblGridChange w:id="0">
          <w:tblGrid>
            <w:gridCol w:w="1110"/>
            <w:gridCol w:w="1365"/>
            <w:gridCol w:w="3675"/>
            <w:gridCol w:w="2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시간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 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주제 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이론, 강의 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퍼스널 브랜딩, 콘텐츠 마케팅의 주요 개념 및 사례 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30min  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실습 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LLM을 이용한 Sweet Spot 발굴 실습 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튜토리얼(5min), 개인실습(25min)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30min 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강의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오디언스, 플랫폼, 콘텐츠 주제 분석 강의 </w:t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Lunch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30min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강의 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콘텐츠 배포 전략 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30min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실습 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LLM을 활용한 오디언스 리서치 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튜토리얼(5min), 개인실습(25min)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30min 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실습 </w:t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LLM을 활용한 콘텐츠 전략서 작성 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튜토리얼(5min)</w:t>
              <w:br w:type="textWrapping"/>
              <w:t xml:space="preserve">개인실습 (25min)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30min 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강의 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wrap-up, Q&amp;A, 과제 설명 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h5ovz73naofg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2. 콘텐츠 워크 플로우 개발 및 콘텐츠 실험 설계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h9p6yl8mvlii" w:id="16"/>
      <w:bookmarkEnd w:id="16"/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기반 콘텐츠 생산 파이프라인의 전 단계를 설명할 수 있다 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아이디어 발굴, 구조 설계, 초안 작성, 배포 최적화, 반응 분석 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LLM을 활용하여 콘텐츠 초안을 제작할 수 있으며, 이를 자신의 관점과 경험을 재구성할 수 있다.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 전략에 따라 플랫폼별로 콘텐츠를 다각화할 수 있다. 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 전략이 반영된 콘텐츠 캘린더(계획서)를 작성할 수 있다.  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u65uxchqz0ys" w:id="17"/>
      <w:bookmarkEnd w:id="17"/>
      <w:r w:rsidDel="00000000" w:rsidR="00000000" w:rsidRPr="00000000">
        <w:rPr>
          <w:rtl w:val="0"/>
        </w:rPr>
        <w:t xml:space="preserve">Learning Outcome 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LLM을 활용한 콘텐츠 제작물 (글, 영상 등) 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LLM을 활용한 콘텐츠 캘린더 (배포 일정, 배포 전략, 추적 지표 등)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vh5zzydq7fls" w:id="18"/>
      <w:bookmarkEnd w:id="18"/>
      <w:r w:rsidDel="00000000" w:rsidR="00000000" w:rsidRPr="00000000">
        <w:rPr>
          <w:rtl w:val="0"/>
        </w:rPr>
        <w:t xml:space="preserve">Homework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캘린더에 따른 제작, 배포 진행 및 지표 수집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n5q3kj64dyd3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상세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1365"/>
        <w:gridCol w:w="3675"/>
        <w:gridCol w:w="2790"/>
        <w:tblGridChange w:id="0">
          <w:tblGrid>
            <w:gridCol w:w="1110"/>
            <w:gridCol w:w="1365"/>
            <w:gridCol w:w="3675"/>
            <w:gridCol w:w="2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시간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 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주제 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30min  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이론, 강의 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과제 리뷰 및 AI 콘텐츠 파이프라인 개요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5.9570312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30min  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실습 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LLM을 이용한 콘텐츠 아이디어 발굴 및 구조 설계 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튜토리얼(5min), 개인실습(25min)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1H </w:t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실습 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콘텐츠 제작 도구 소개 및 실습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튜토리얼(30min)</w:t>
              <w:br w:type="textWrapping"/>
              <w:t xml:space="preserve">개인실습(30min)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Lunch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실습 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LLM을 활용한 콘텐츠 제작 및 개선 실습 </w:t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튜토리얼(10min), 개인실습(50min)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30min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강의 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퍼스널 브랜딩 수익화 및 경로와 추적 지표 선택 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30min 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실습 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LLM을 활용한 콘텐츠 캘린더 작성 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튜토리얼(5min)</w:t>
              <w:br w:type="textWrapping"/>
              <w:t xml:space="preserve">개인실습 (25min)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rozzq5p9tfbd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3. 콘텐츠의 평가 및 계획 개선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gftc1e6ximxs" w:id="21"/>
      <w:bookmarkEnd w:id="21"/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킬러 콘텐츠와 에픽 콘텐츠의 개념을 구분하고, 자신의 콘텐츠를 이 관점에서 평가할 수 있다. 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Skills를 활용해 반복되는 콘텐츠 제작 워크 플로우의 부분 또는 전체를 자동화할 수 있다. 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콘텐츠의 반응 신호를 분석하고, 콘텐츠 캘린더를 수정할 수 있다. 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자신의 콘텐츠 전략을 동료에게 설명할 수 있다. 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루브릭에 따라, 동료의 콘텐츠 전략을 평가하고, 피드백을 할 수 있다. 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thpv9mbexyzl" w:id="22"/>
      <w:bookmarkEnd w:id="22"/>
      <w:r w:rsidDel="00000000" w:rsidR="00000000" w:rsidRPr="00000000">
        <w:rPr>
          <w:rtl w:val="0"/>
        </w:rPr>
        <w:t xml:space="preserve">Learning Outcome 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콘텐츠 기획서, 최종 콘텐츠 캘린더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5vb5ljl3gsan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상세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1260"/>
        <w:gridCol w:w="3780"/>
        <w:gridCol w:w="2790"/>
        <w:tblGridChange w:id="0">
          <w:tblGrid>
            <w:gridCol w:w="1110"/>
            <w:gridCol w:w="1260"/>
            <w:gridCol w:w="3780"/>
            <w:gridCol w:w="27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시간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 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주제 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30min  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이론, 강의 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2주차 리뷰 및 킬러 콘텐츠/ 에픽 콘텐츠의 개념 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5.95703125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30min  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강의, 실습  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[심화] Skills 개념 소개 및 튜토리얼 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이론(20min)</w:t>
              <w:br w:type="textWrapping"/>
              <w:t xml:space="preserve">튜토리얼(10min)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1H 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실습 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콘텐츠 반응 분석 사례 스터디 및 콘텐츠 캘린더 수정 </w:t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강의(30min)</w:t>
              <w:br w:type="textWrapping"/>
              <w:t xml:space="preserve">개인실습(30min)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Lunch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실습 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최종 콘텐츠 기획서/ 캘린더 공유 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 내 발표(All) </w:t>
              <w:br w:type="textWrapping"/>
              <w:t xml:space="preserve">- 유사 주제별 팀 구성 </w:t>
              <w:br w:type="textWrapping"/>
              <w:t xml:space="preserve">상호 평가/피드백 줄 수 있는 루브릭 제공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1H 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강의 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 별 대표자 발표 및 마무리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bwrv5y4dikh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아이디어톤 결과물 sample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9oa3bq9jx4a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아이디어톤 과업 및 과제 수행 목표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sxsildqabws8" w:id="26"/>
      <w:bookmarkEnd w:id="26"/>
      <w:commentRangeStart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결과물 예시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기획서 예시: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https://docs.google.com/document/d/1IU7R5hNORXGosxhL5KHfdGsRmcsyXS29fvbsXQAIvBU/edit?usp=sharing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결과물 예시 (아티팩트): </w:t>
      </w:r>
    </w:p>
    <w:p w:rsidR="00000000" w:rsidDel="00000000" w:rsidP="00000000" w:rsidRDefault="00000000" w:rsidRPr="00000000" w14:paraId="000000E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https://claude.ai/public/artifacts/09c3d550-b1a7-4706-811d-9ca0ce54ff6e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nt92me5uylhp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결과물 및 과업 설명 </w:t>
      </w:r>
    </w:p>
    <w:p w:rsidR="00000000" w:rsidDel="00000000" w:rsidP="00000000" w:rsidRDefault="00000000" w:rsidRPr="00000000" w14:paraId="000000EB">
      <w:pPr>
        <w:pStyle w:val="Heading4"/>
        <w:numPr>
          <w:ilvl w:val="0"/>
          <w:numId w:val="1"/>
        </w:numPr>
        <w:spacing w:after="0" w:afterAutospacing="0"/>
        <w:ind w:left="720" w:hanging="360"/>
        <w:rPr>
          <w:color w:val="666666"/>
          <w:sz w:val="24"/>
          <w:szCs w:val="24"/>
        </w:rPr>
      </w:pPr>
      <w:bookmarkStart w:colFirst="0" w:colLast="0" w:name="_x0t1ams1v2yz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AI로 콘텐츠 기획서 작성하기  </w:t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General Purpose AI에게 Prompting 하여 본인 만의 콘텐츠 기획서를 생성한다 </w:t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(Prompt 샘플 제공) 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기획서에 포함되어야 할 내용은 다음과 같다 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2"/>
        </w:numPr>
        <w:ind w:left="1440" w:hanging="360"/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콘텐츠 메인 주제 : 무엇에 대한 콘텐츠인가 (한 문장 정리)</w:t>
      </w:r>
    </w:p>
    <w:p w:rsidR="00000000" w:rsidDel="00000000" w:rsidP="00000000" w:rsidRDefault="00000000" w:rsidRPr="00000000" w14:paraId="000000F1">
      <w:pPr>
        <w:numPr>
          <w:ilvl w:val="0"/>
          <w:numId w:val="22"/>
        </w:numPr>
        <w:ind w:left="1440" w:hanging="360"/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포지셔닝: “나는 [타깃]을 위해 [주제]를 [차별화된 각도]로 다룬다 </w:t>
      </w:r>
    </w:p>
    <w:p w:rsidR="00000000" w:rsidDel="00000000" w:rsidP="00000000" w:rsidRDefault="00000000" w:rsidRPr="00000000" w14:paraId="000000F2">
      <w:pPr>
        <w:numPr>
          <w:ilvl w:val="0"/>
          <w:numId w:val="22"/>
        </w:numPr>
        <w:ind w:left="1440" w:hanging="360"/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타깃 오디언스:</w:t>
      </w:r>
    </w:p>
    <w:p w:rsidR="00000000" w:rsidDel="00000000" w:rsidP="00000000" w:rsidRDefault="00000000" w:rsidRPr="00000000" w14:paraId="000000F3">
      <w:pPr>
        <w:ind w:left="1440" w:firstLine="0"/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타깃 오디언스는 누구이며, 이들의 핵심 고민이나 관심사는 무엇이며, 내가 이들에게 줄 수 있는 유익한 정보와 가치는 무엇인가?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ind w:left="1440" w:hanging="360"/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콘텐츠 3개 주제(블로그용) :핵심 주제, 차별 포인트, 배포 전략 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ind w:left="1440" w:hanging="360"/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측정하고자 하는 지표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4"/>
        <w:numPr>
          <w:ilvl w:val="0"/>
          <w:numId w:val="1"/>
        </w:numPr>
        <w:spacing w:after="0" w:afterAutospacing="0"/>
        <w:ind w:left="720" w:hanging="360"/>
        <w:rPr>
          <w:color w:val="666666"/>
          <w:sz w:val="24"/>
          <w:szCs w:val="24"/>
        </w:rPr>
      </w:pPr>
      <w:bookmarkStart w:colFirst="0" w:colLast="0" w:name="_r782ow4f11yv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기획서가 반영된 블로그 제작 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 blog의 구성을 갖추고, 기획서의 의도가 반영되어야 한다 (예시 블로그 샘플 제공) </w:t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헤더(Header), 소개 섹션, 콘텐츠 영역 등의 일반적인 구성 포함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71b6gt9i51el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검증 요소 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 → 제작까지 이어지는 짧은 사이클의 경험 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기획과 실행 단계에서의 일관성 및 일치도 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타깃 오디언스의 설정과 포지셔닝이 니치(niche)하고 명확할 수록 본 과정에서 성장 가능성이 높음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j7oxywbqh4wc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아이디어톤에서는 의도적으로 프롬프팅을 제공하는 등 과업을 단순화할 예정이지만, 기획 →제작의 전체 사이클을 경험해 보게 하려는 의도가 큼. 이는 시간의 부족함 측면도 있지만, 본 과정에서 아이디어톤에서 AI로 단순하게 진행했던 일을 잘게 쪼개어서 더 치밀하고 전략적으로 진행하면서 AI를 활용해보는 나선형 경험을 제공하기 위함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  <w:sectPr>
          <w:head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i7o1bnrwvf1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사전 설문 반영 희망 내용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아래와 같은 내용이 사전 설문에 반영되면 준비할 때 도움이 될 것 같습니다.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활용의 빈도 : 얼마나 일상적으로 AI 도구를 활용하고 있는가? 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많이 활용하고 있는 도구 5개 리스트 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특정한 관심사나 열정을 가지고 있는 분야가 있는지? 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SNS, YouTube 블로그 등을 ‘친구와의 교류 목적 외’에 운영해본 경험이 있는지? 있다면 상세하게 작성 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퍼스널 브랜딩을 통해 이루고자 하는 목표가 있다면? (1년 뒤 목표, 10년 뒤 목표) </w:t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이효은" w:id="0" w:date="2026-06-11T07:17:55Z"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여러 유형의 도구를 소개하고 몇 가지는 아주 간단하게 현장에서 실습 하거나 제작 예시 영상을 보는 수준으로 다뤄질 예정이며, 특정 콘텐츠 제작 도구를 깊게 다루지는 않을 예정. 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[TBD] 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강의 내용 develop 하면서 도구의 종류와 소개 수준은 추후에 결정될 예정</w:t>
      </w:r>
    </w:p>
  </w:comment>
  <w:comment w:author="이효은" w:id="1" w:date="2026-06-12T02:41:11Z"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요 샘플은 이상적인 수준의 샘플이 아니고, 학생들이 시간 안에 기획하고 만들어볼 수 있는 '기대치'를 가늠할 수 있는 수준으로 만들었습니다. 저는 결과물을 아티팩트로 만들었지만, 기획서나 결과물을 만들때 쓰는 도구는 상관 없을 것 같습니다.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rPr/>
    </w:pPr>
    <w:r w:rsidDel="00000000" w:rsidR="00000000" w:rsidRPr="00000000">
      <w:rPr>
        <w:rtl w:val="0"/>
      </w:rPr>
      <w:t xml:space="preserve">Draft v.1. (2026.06.11) | Hyoeun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아이디어톤 결과물 sample v.1 (26.06.11) | Hyoeun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26.06.12(금) | Hyoeun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lowerLetter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lowerLetter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yperlink" Target="https://claude.ai/public/artifacts/09c3d550-b1a7-4706-811d-9ca0ce54ff6e" TargetMode="Externa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d/1IU7R5hNORXGosxhL5KHfdGsRmcsyXS29fvbsXQAIvBU/edit?usp=sharin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